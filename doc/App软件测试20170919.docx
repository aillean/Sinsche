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1EE231" w14:textId="77777777" w:rsidR="0070329F" w:rsidRDefault="00577144">
      <w:pPr>
        <w:jc w:val="center"/>
        <w:rPr>
          <w:sz w:val="36"/>
          <w:szCs w:val="44"/>
        </w:rPr>
      </w:pPr>
      <w:r>
        <w:rPr>
          <w:rFonts w:hint="eastAsia"/>
          <w:sz w:val="36"/>
          <w:szCs w:val="44"/>
        </w:rPr>
        <w:t>App</w:t>
      </w:r>
      <w:r>
        <w:rPr>
          <w:rFonts w:hint="eastAsia"/>
          <w:sz w:val="36"/>
          <w:szCs w:val="44"/>
        </w:rPr>
        <w:t>软件测试</w:t>
      </w:r>
    </w:p>
    <w:p w14:paraId="17D839CF" w14:textId="77777777" w:rsidR="0070329F" w:rsidRDefault="00577144">
      <w:pPr>
        <w:wordWrap w:val="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2017-09-19 </w:t>
      </w:r>
    </w:p>
    <w:p w14:paraId="5D2E8307" w14:textId="77777777" w:rsidR="0070329F" w:rsidRPr="00326FF3" w:rsidRDefault="0070329F">
      <w:pPr>
        <w:rPr>
          <w:color w:val="00B050"/>
          <w:rPrChange w:id="0" w:author="Jinlin su" w:date="2017-09-19T09:45:00Z">
            <w:rPr/>
          </w:rPrChange>
        </w:rPr>
      </w:pPr>
    </w:p>
    <w:p w14:paraId="5C6592A9" w14:textId="77777777" w:rsidR="0070329F" w:rsidRDefault="00577144">
      <w:pPr>
        <w:numPr>
          <w:ilvl w:val="0"/>
          <w:numId w:val="1"/>
        </w:numPr>
        <w:rPr>
          <w:ins w:id="1" w:author="Jinlin su" w:date="2017-09-19T09:45:00Z"/>
          <w:color w:val="00B050"/>
        </w:rPr>
      </w:pPr>
      <w:r w:rsidRPr="00326FF3">
        <w:rPr>
          <w:rFonts w:hint="eastAsia"/>
          <w:color w:val="00B050"/>
          <w:rPrChange w:id="2" w:author="Jinlin su" w:date="2017-09-19T09:45:00Z">
            <w:rPr>
              <w:rFonts w:hint="eastAsia"/>
            </w:rPr>
          </w:rPrChange>
        </w:rPr>
        <w:t>安装时软件名称不对：无“在线”二字，应该是“</w:t>
      </w:r>
      <w:r w:rsidRPr="00326FF3">
        <w:rPr>
          <w:color w:val="00B050"/>
          <w:rPrChange w:id="3" w:author="Jinlin su" w:date="2017-09-19T09:45:00Z">
            <w:rPr/>
          </w:rPrChange>
        </w:rPr>
        <w:t>Datalong</w:t>
      </w:r>
      <w:r w:rsidRPr="00326FF3">
        <w:rPr>
          <w:rFonts w:hint="eastAsia"/>
          <w:color w:val="00B050"/>
          <w:rPrChange w:id="4" w:author="Jinlin su" w:date="2017-09-19T09:45:00Z">
            <w:rPr>
              <w:rFonts w:hint="eastAsia"/>
            </w:rPr>
          </w:rPrChange>
        </w:rPr>
        <w:t>水质监测工作站”</w:t>
      </w:r>
    </w:p>
    <w:p w14:paraId="14090700" w14:textId="6D6B34B8" w:rsidR="00326FF3" w:rsidRPr="00326FF3" w:rsidRDefault="00326FF3">
      <w:pPr>
        <w:ind w:left="400"/>
        <w:rPr>
          <w:color w:val="00B050"/>
          <w:rPrChange w:id="5" w:author="Jinlin su" w:date="2017-09-19T09:45:00Z">
            <w:rPr/>
          </w:rPrChange>
        </w:rPr>
        <w:pPrChange w:id="6" w:author="Jinlin su" w:date="2017-09-19T09:45:00Z">
          <w:pPr>
            <w:numPr>
              <w:numId w:val="1"/>
            </w:numPr>
            <w:ind w:firstLine="400"/>
          </w:pPr>
        </w:pPrChange>
      </w:pPr>
      <w:ins w:id="7" w:author="Jinlin su" w:date="2017-09-19T09:45:00Z">
        <w:r>
          <w:rPr>
            <w:rFonts w:hint="eastAsia"/>
            <w:color w:val="00B050"/>
          </w:rPr>
          <w:t>fixed</w:t>
        </w:r>
      </w:ins>
    </w:p>
    <w:p w14:paraId="3FB8458C" w14:textId="77777777" w:rsidR="0070329F" w:rsidRDefault="00577144">
      <w:r>
        <w:rPr>
          <w:noProof/>
        </w:rPr>
        <w:drawing>
          <wp:inline distT="0" distB="0" distL="114300" distR="114300" wp14:anchorId="253494B0" wp14:editId="6D38F6E1">
            <wp:extent cx="3886200" cy="6951980"/>
            <wp:effectExtent l="0" t="0" r="0" b="12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95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50D1C5" w14:textId="77777777" w:rsidR="0070329F" w:rsidRDefault="0070329F"/>
    <w:p w14:paraId="068C381B" w14:textId="77777777" w:rsidR="0070329F" w:rsidRDefault="0070329F"/>
    <w:p w14:paraId="4C510680" w14:textId="77777777" w:rsidR="0070329F" w:rsidRDefault="0070329F"/>
    <w:p w14:paraId="5B733A29" w14:textId="77777777" w:rsidR="0070329F" w:rsidRDefault="0070329F"/>
    <w:p w14:paraId="6E8B12AE" w14:textId="77777777" w:rsidR="0070329F" w:rsidRDefault="0070329F">
      <w:pPr>
        <w:numPr>
          <w:ilvl w:val="0"/>
          <w:numId w:val="1"/>
        </w:numPr>
        <w:sectPr w:rsidR="0070329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FB33787" w14:textId="72450E71" w:rsidR="00420D3F" w:rsidRPr="00610474" w:rsidRDefault="00577144" w:rsidP="00420D3F">
      <w:pPr>
        <w:numPr>
          <w:ilvl w:val="0"/>
          <w:numId w:val="1"/>
        </w:numPr>
        <w:rPr>
          <w:color w:val="000000" w:themeColor="text1"/>
          <w:rPrChange w:id="8" w:author="Jinlin su" w:date="2017-09-19T19:09:00Z">
            <w:rPr/>
          </w:rPrChange>
        </w:rPr>
        <w:pPrChange w:id="9" w:author="Jinlin su" w:date="2017-09-19T19:09:00Z">
          <w:pPr>
            <w:numPr>
              <w:numId w:val="1"/>
            </w:numPr>
            <w:ind w:firstLine="400"/>
          </w:pPr>
        </w:pPrChange>
      </w:pPr>
      <w:commentRangeStart w:id="10"/>
      <w:r w:rsidRPr="00610474">
        <w:rPr>
          <w:rFonts w:hint="eastAsia"/>
          <w:color w:val="000000" w:themeColor="text1"/>
          <w:rPrChange w:id="11" w:author="Jinlin su" w:date="2017-09-19T19:09:00Z">
            <w:rPr>
              <w:rFonts w:hint="eastAsia"/>
            </w:rPr>
          </w:rPrChange>
        </w:rPr>
        <w:lastRenderedPageBreak/>
        <w:t>登录界面的登录按钮图标不对，应该是有渐变色圆角背影</w:t>
      </w:r>
      <w:ins w:id="12" w:author="Jinlin su" w:date="2017-09-19T19:09:00Z">
        <w:r w:rsidR="00420D3F" w:rsidRPr="00610474">
          <w:rPr>
            <w:rFonts w:hint="eastAsia"/>
            <w:color w:val="000000" w:themeColor="text1"/>
            <w:rPrChange w:id="13" w:author="Jinlin su" w:date="2017-09-19T19:09:00Z">
              <w:rPr>
                <w:rFonts w:hint="eastAsia"/>
              </w:rPr>
            </w:rPrChange>
          </w:rPr>
          <w:t xml:space="preserve"> </w:t>
        </w:r>
      </w:ins>
    </w:p>
    <w:p w14:paraId="27CA3DA4" w14:textId="77777777" w:rsidR="0070329F" w:rsidRDefault="00577144">
      <w:pPr>
        <w:ind w:left="400"/>
      </w:pPr>
      <w:r>
        <w:rPr>
          <w:rFonts w:hint="eastAsia"/>
          <w:noProof/>
        </w:rPr>
        <w:drawing>
          <wp:inline distT="0" distB="0" distL="114300" distR="114300" wp14:anchorId="6C6DB604" wp14:editId="47ECB6E8">
            <wp:extent cx="2852420" cy="4873625"/>
            <wp:effectExtent l="0" t="0" r="5080" b="3175"/>
            <wp:docPr id="9" name="图片 9" descr="登录界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登录界面 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114300" distR="114300" wp14:anchorId="5F31BB12" wp14:editId="11E284BF">
            <wp:extent cx="2747010" cy="4885055"/>
            <wp:effectExtent l="0" t="0" r="15240" b="10795"/>
            <wp:docPr id="3" name="图片 3" descr="Screenshot_2017-09-19-08-4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7-09-19-08-42-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End w:id="10"/>
    <w:p w14:paraId="14AB948C" w14:textId="77777777" w:rsidR="0070329F" w:rsidRDefault="005B7B66">
      <w:pPr>
        <w:numPr>
          <w:ilvl w:val="0"/>
          <w:numId w:val="1"/>
        </w:numPr>
        <w:sectPr w:rsidR="0070329F">
          <w:headerReference w:type="default" r:id="rId11"/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Style w:val="a5"/>
        </w:rPr>
        <w:commentReference w:id="10"/>
      </w:r>
      <w:r w:rsidR="00326FF3">
        <w:rPr>
          <w:rStyle w:val="a5"/>
        </w:rPr>
        <w:commentReference w:id="15"/>
      </w:r>
    </w:p>
    <w:p w14:paraId="156E7BC7" w14:textId="77777777" w:rsidR="0070329F" w:rsidRDefault="00577144">
      <w:pPr>
        <w:numPr>
          <w:ilvl w:val="0"/>
          <w:numId w:val="1"/>
        </w:numPr>
      </w:pPr>
      <w:r>
        <w:rPr>
          <w:rFonts w:hint="eastAsia"/>
        </w:rPr>
        <w:lastRenderedPageBreak/>
        <w:t>登录后的显示界面未修改，还是第一版的</w:t>
      </w:r>
      <w:commentRangeStart w:id="16"/>
      <w:r>
        <w:rPr>
          <w:rFonts w:hint="eastAsia"/>
        </w:rPr>
        <w:t>界面</w:t>
      </w:r>
      <w:commentRangeEnd w:id="16"/>
      <w:r w:rsidR="001A495B">
        <w:rPr>
          <w:rStyle w:val="a5"/>
        </w:rPr>
        <w:commentReference w:id="16"/>
      </w:r>
      <w:r>
        <w:rPr>
          <w:rFonts w:hint="eastAsia"/>
        </w:rPr>
        <w:t>。</w:t>
      </w:r>
    </w:p>
    <w:p w14:paraId="4A8F4E9E" w14:textId="77777777" w:rsidR="0070329F" w:rsidRDefault="00577144">
      <w:r>
        <w:rPr>
          <w:rFonts w:hint="eastAsia"/>
          <w:noProof/>
        </w:rPr>
        <w:drawing>
          <wp:inline distT="0" distB="0" distL="114300" distR="114300" wp14:anchorId="5B979F3F" wp14:editId="62C52135">
            <wp:extent cx="3910965" cy="6953250"/>
            <wp:effectExtent l="0" t="0" r="13335" b="0"/>
            <wp:docPr id="1" name="图片 1" descr="Screenshot_2017-09-18-09-1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7-09-18-09-16-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EE9E" w14:textId="77777777" w:rsidR="0070329F" w:rsidRDefault="0070329F"/>
    <w:p w14:paraId="6F1A20D3" w14:textId="77777777" w:rsidR="0070329F" w:rsidRDefault="0070329F"/>
    <w:p w14:paraId="586A418D" w14:textId="77777777" w:rsidR="0070329F" w:rsidRDefault="0070329F"/>
    <w:p w14:paraId="7F61A4A5" w14:textId="77777777" w:rsidR="0070329F" w:rsidRDefault="0070329F"/>
    <w:p w14:paraId="5FF659C2" w14:textId="77777777" w:rsidR="0070329F" w:rsidRDefault="0070329F"/>
    <w:p w14:paraId="08DE3F39" w14:textId="77777777" w:rsidR="0070329F" w:rsidRDefault="0070329F"/>
    <w:p w14:paraId="512C15B8" w14:textId="77777777" w:rsidR="0070329F" w:rsidRDefault="0070329F"/>
    <w:p w14:paraId="234A0D89" w14:textId="77777777" w:rsidR="0070329F" w:rsidRDefault="00577144">
      <w:pPr>
        <w:numPr>
          <w:ilvl w:val="0"/>
          <w:numId w:val="1"/>
        </w:numPr>
      </w:pPr>
      <w:r>
        <w:rPr>
          <w:rFonts w:hint="eastAsia"/>
        </w:rPr>
        <w:lastRenderedPageBreak/>
        <w:t>数据曲线显示界面也未修改，点击曲线不能显示数据，还是第一版。</w:t>
      </w:r>
    </w:p>
    <w:p w14:paraId="6AF60481" w14:textId="77777777" w:rsidR="0070329F" w:rsidRDefault="00577144">
      <w:r>
        <w:rPr>
          <w:rFonts w:hint="eastAsia"/>
          <w:noProof/>
        </w:rPr>
        <w:drawing>
          <wp:inline distT="0" distB="0" distL="114300" distR="114300" wp14:anchorId="3F97C89E" wp14:editId="3CF8317C">
            <wp:extent cx="3740150" cy="6650355"/>
            <wp:effectExtent l="0" t="0" r="12700" b="17145"/>
            <wp:docPr id="12" name="图片 12" descr="Screenshot_2017-09-18-17-35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7-09-18-17-35-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6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AA7E" w14:textId="77777777" w:rsidR="0070329F" w:rsidRDefault="0070329F"/>
    <w:p w14:paraId="55F497B0" w14:textId="77777777" w:rsidR="0070329F" w:rsidRDefault="0070329F"/>
    <w:p w14:paraId="236C14C7" w14:textId="77777777" w:rsidR="0070329F" w:rsidRDefault="0070329F"/>
    <w:p w14:paraId="0465E7F8" w14:textId="77777777" w:rsidR="0070329F" w:rsidRDefault="0070329F"/>
    <w:p w14:paraId="5480C81E" w14:textId="77777777" w:rsidR="0070329F" w:rsidRDefault="0070329F"/>
    <w:p w14:paraId="6B8A1B7C" w14:textId="77777777" w:rsidR="0070329F" w:rsidRDefault="0070329F"/>
    <w:p w14:paraId="2C4D562A" w14:textId="77777777" w:rsidR="0070329F" w:rsidRDefault="0070329F"/>
    <w:p w14:paraId="2DEF5550" w14:textId="77777777" w:rsidR="0070329F" w:rsidRDefault="0070329F"/>
    <w:p w14:paraId="51A89F8D" w14:textId="77777777" w:rsidR="0070329F" w:rsidRDefault="0070329F"/>
    <w:p w14:paraId="4CFDB49F" w14:textId="77777777" w:rsidR="0070329F" w:rsidRDefault="00577144">
      <w:pPr>
        <w:numPr>
          <w:ilvl w:val="0"/>
          <w:numId w:val="1"/>
        </w:numPr>
      </w:pPr>
      <w:r>
        <w:rPr>
          <w:rFonts w:hint="eastAsia"/>
        </w:rPr>
        <w:lastRenderedPageBreak/>
        <w:t>数据一致性：</w:t>
      </w:r>
    </w:p>
    <w:p w14:paraId="3C070DC8" w14:textId="77777777" w:rsidR="0070329F" w:rsidRDefault="00577144">
      <w:pPr>
        <w:numPr>
          <w:ilvl w:val="0"/>
          <w:numId w:val="2"/>
        </w:numPr>
      </w:pPr>
      <w:r>
        <w:rPr>
          <w:rFonts w:hint="eastAsia"/>
        </w:rPr>
        <w:t>app</w:t>
      </w:r>
      <w:r>
        <w:rPr>
          <w:rFonts w:hint="eastAsia"/>
        </w:rPr>
        <w:t>客户端只有一个设备的数据，</w:t>
      </w:r>
      <w:r>
        <w:rPr>
          <w:rFonts w:hint="eastAsia"/>
        </w:rPr>
        <w:t>pc</w:t>
      </w:r>
      <w:r>
        <w:rPr>
          <w:rFonts w:hint="eastAsia"/>
        </w:rPr>
        <w:t>客户端有两个设备在接收数据；</w:t>
      </w:r>
    </w:p>
    <w:p w14:paraId="75A87936" w14:textId="77777777" w:rsidR="0070329F" w:rsidRDefault="00577144">
      <w:pPr>
        <w:numPr>
          <w:ilvl w:val="0"/>
          <w:numId w:val="2"/>
        </w:numPr>
      </w:pPr>
      <w:r>
        <w:rPr>
          <w:rFonts w:hint="eastAsia"/>
        </w:rPr>
        <w:t>pc</w:t>
      </w:r>
      <w:r>
        <w:rPr>
          <w:rFonts w:hint="eastAsia"/>
        </w:rPr>
        <w:t>端</w:t>
      </w:r>
      <w:r>
        <w:rPr>
          <w:rFonts w:hint="eastAsia"/>
        </w:rPr>
        <w:t>pH</w:t>
      </w:r>
      <w:r>
        <w:rPr>
          <w:rFonts w:hint="eastAsia"/>
        </w:rPr>
        <w:t>项目有数据，而</w:t>
      </w:r>
      <w:r>
        <w:rPr>
          <w:rFonts w:hint="eastAsia"/>
        </w:rPr>
        <w:t>app</w:t>
      </w:r>
      <w:r>
        <w:rPr>
          <w:rFonts w:hint="eastAsia"/>
        </w:rPr>
        <w:t>客户端空白，但有历史数据曲线；</w:t>
      </w:r>
    </w:p>
    <w:p w14:paraId="5B3EF85D" w14:textId="77777777" w:rsidR="0070329F" w:rsidRDefault="00577144">
      <w:pPr>
        <w:numPr>
          <w:ilvl w:val="0"/>
          <w:numId w:val="2"/>
        </w:numPr>
      </w:pPr>
      <w:r>
        <w:rPr>
          <w:rFonts w:hint="eastAsia"/>
        </w:rPr>
        <w:t>设备运行状态不一致，</w:t>
      </w:r>
      <w:r>
        <w:rPr>
          <w:rFonts w:hint="eastAsia"/>
        </w:rPr>
        <w:t>APP</w:t>
      </w:r>
      <w:r>
        <w:rPr>
          <w:rFonts w:hint="eastAsia"/>
        </w:rPr>
        <w:t>客户端运行状态红色，</w:t>
      </w:r>
      <w:r>
        <w:rPr>
          <w:rFonts w:hint="eastAsia"/>
        </w:rPr>
        <w:t>pc</w:t>
      </w:r>
      <w:r>
        <w:rPr>
          <w:rFonts w:hint="eastAsia"/>
        </w:rPr>
        <w:t>端运行状态绿</w:t>
      </w:r>
      <w:commentRangeStart w:id="17"/>
      <w:r>
        <w:rPr>
          <w:rFonts w:hint="eastAsia"/>
        </w:rPr>
        <w:t>色</w:t>
      </w:r>
      <w:commentRangeEnd w:id="17"/>
      <w:r w:rsidR="009145D4">
        <w:rPr>
          <w:rStyle w:val="a5"/>
        </w:rPr>
        <w:commentReference w:id="17"/>
      </w:r>
      <w:r>
        <w:rPr>
          <w:rFonts w:hint="eastAsia"/>
        </w:rPr>
        <w:t>；</w:t>
      </w:r>
    </w:p>
    <w:p w14:paraId="19CAE96B" w14:textId="77777777" w:rsidR="0070329F" w:rsidRDefault="00577144">
      <w:r>
        <w:rPr>
          <w:noProof/>
        </w:rPr>
        <w:drawing>
          <wp:inline distT="0" distB="0" distL="114300" distR="114300" wp14:anchorId="188F44F4" wp14:editId="4B55157D">
            <wp:extent cx="5274310" cy="859155"/>
            <wp:effectExtent l="0" t="0" r="2540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697B5A" w14:textId="77777777" w:rsidR="0070329F" w:rsidRDefault="00577144">
      <w:r>
        <w:rPr>
          <w:rFonts w:hint="eastAsia"/>
          <w:noProof/>
        </w:rPr>
        <w:drawing>
          <wp:inline distT="0" distB="0" distL="114300" distR="114300" wp14:anchorId="1A2635E1" wp14:editId="46EDA792">
            <wp:extent cx="3526155" cy="6269990"/>
            <wp:effectExtent l="0" t="0" r="17145" b="16510"/>
            <wp:docPr id="8" name="图片 8" descr="Screenshot_2017-09-18-09-59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7-09-18-09-59-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D821" w14:textId="77777777" w:rsidR="0070329F" w:rsidRDefault="0070329F"/>
    <w:p w14:paraId="254938D1" w14:textId="77777777" w:rsidR="0070329F" w:rsidRDefault="0070329F"/>
    <w:p w14:paraId="051560B4" w14:textId="77777777" w:rsidR="0070329F" w:rsidRDefault="0070329F"/>
    <w:p w14:paraId="202B8467" w14:textId="77777777" w:rsidR="0070329F" w:rsidRDefault="0070329F"/>
    <w:p w14:paraId="408320EF" w14:textId="77777777" w:rsidR="0070329F" w:rsidRDefault="00577144">
      <w:pPr>
        <w:numPr>
          <w:ilvl w:val="0"/>
          <w:numId w:val="1"/>
        </w:numPr>
      </w:pPr>
      <w:commentRangeStart w:id="18"/>
      <w:r>
        <w:rPr>
          <w:rFonts w:hint="eastAsia"/>
        </w:rPr>
        <w:t>退出系统后，再登录异常：</w:t>
      </w:r>
    </w:p>
    <w:p w14:paraId="01934F8A" w14:textId="77777777" w:rsidR="0070329F" w:rsidRDefault="00577144">
      <w:r>
        <w:rPr>
          <w:rFonts w:hint="eastAsia"/>
        </w:rPr>
        <w:t>退出后，点击图标登录系统，显示登录界面，点击登录，一直提示登录中，登录不成功。</w:t>
      </w:r>
    </w:p>
    <w:commentRangeEnd w:id="18"/>
    <w:p w14:paraId="0B5F0507" w14:textId="77777777" w:rsidR="0070329F" w:rsidRDefault="0065703B">
      <w:r>
        <w:rPr>
          <w:rStyle w:val="a5"/>
        </w:rPr>
        <w:commentReference w:id="18"/>
      </w:r>
      <w:r w:rsidR="00577144">
        <w:rPr>
          <w:rFonts w:hint="eastAsia"/>
          <w:noProof/>
        </w:rPr>
        <w:drawing>
          <wp:inline distT="0" distB="0" distL="114300" distR="114300" wp14:anchorId="264253AC" wp14:editId="5990B9D6">
            <wp:extent cx="4066540" cy="7231380"/>
            <wp:effectExtent l="0" t="0" r="10160" b="7620"/>
            <wp:docPr id="4" name="图片 4" descr="Screenshot_2017-09-18-09-12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7-09-18-09-12-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13E" w14:textId="77777777" w:rsidR="0070329F" w:rsidRDefault="0070329F"/>
    <w:p w14:paraId="48E0E99A" w14:textId="77777777" w:rsidR="0070329F" w:rsidRDefault="0070329F"/>
    <w:p w14:paraId="776E94A8" w14:textId="77777777" w:rsidR="0070329F" w:rsidRDefault="0070329F"/>
    <w:p w14:paraId="6849D775" w14:textId="77777777" w:rsidR="0070329F" w:rsidRDefault="0070329F">
      <w:pPr>
        <w:sectPr w:rsidR="0070329F">
          <w:headerReference w:type="default" r:id="rId1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3DB8907" w14:textId="77777777" w:rsidR="0070329F" w:rsidRDefault="00577144">
      <w:pPr>
        <w:numPr>
          <w:ilvl w:val="0"/>
          <w:numId w:val="1"/>
        </w:numPr>
      </w:pPr>
      <w:commentRangeStart w:id="19"/>
      <w:r>
        <w:rPr>
          <w:rFonts w:hint="eastAsia"/>
        </w:rPr>
        <w:lastRenderedPageBreak/>
        <w:t>每次刷新数据后，项目顺序都在变</w:t>
      </w:r>
    </w:p>
    <w:p w14:paraId="4824D677" w14:textId="77777777" w:rsidR="0070329F" w:rsidRDefault="00577144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 wp14:anchorId="4E5C5AF2" wp14:editId="4819D11A">
            <wp:extent cx="2868295" cy="5102860"/>
            <wp:effectExtent l="0" t="0" r="8255" b="2540"/>
            <wp:docPr id="5" name="图片 5" descr="Screenshot_2017-09-18-09-3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7-09-18-09-35-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114300" distR="114300" wp14:anchorId="2177AE76" wp14:editId="076C9A72">
            <wp:extent cx="2863850" cy="5093335"/>
            <wp:effectExtent l="0" t="0" r="12700" b="12065"/>
            <wp:docPr id="6" name="图片 6" descr="Screenshot_2017-09-18-09-36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7-09-18-09-36-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14:paraId="48447610" w14:textId="77777777" w:rsidR="0070329F" w:rsidRDefault="00577144">
      <w:r>
        <w:rPr>
          <w:rFonts w:hint="eastAsia"/>
        </w:rPr>
        <w:t>方案一：项目顺序固定显示，不随时间刷新而变动；方案二：最新刷新数据的项目显示在最前；现在没找到规律，时间都是统一刷新变化，不能体现先后；</w:t>
      </w:r>
    </w:p>
    <w:commentRangeEnd w:id="19"/>
    <w:p w14:paraId="05720DB2" w14:textId="77777777" w:rsidR="0070329F" w:rsidRDefault="00321E62">
      <w:r>
        <w:rPr>
          <w:rStyle w:val="a5"/>
        </w:rPr>
        <w:commentReference w:id="19"/>
      </w:r>
    </w:p>
    <w:p w14:paraId="03841CE4" w14:textId="77777777" w:rsidR="0070329F" w:rsidRDefault="0070329F"/>
    <w:p w14:paraId="7E550548" w14:textId="77777777" w:rsidR="0070329F" w:rsidRDefault="0070329F">
      <w:pPr>
        <w:sectPr w:rsidR="0070329F">
          <w:headerReference w:type="default" r:id="rId22"/>
          <w:pgSz w:w="16838" w:h="11906" w:orient="landscape"/>
          <w:pgMar w:top="1134" w:right="1134" w:bottom="1134" w:left="1134" w:header="851" w:footer="992" w:gutter="0"/>
          <w:cols w:space="0"/>
          <w:docGrid w:type="lines" w:linePitch="312"/>
        </w:sectPr>
      </w:pPr>
    </w:p>
    <w:p w14:paraId="1EB88CAD" w14:textId="77777777" w:rsidR="0070329F" w:rsidRDefault="00577144">
      <w:pPr>
        <w:numPr>
          <w:ilvl w:val="0"/>
          <w:numId w:val="1"/>
        </w:numPr>
      </w:pPr>
      <w:commentRangeStart w:id="20"/>
      <w:r>
        <w:rPr>
          <w:rFonts w:hint="eastAsia"/>
        </w:rPr>
        <w:lastRenderedPageBreak/>
        <w:t>程序后台启动中进入系统后显示登录：</w:t>
      </w:r>
    </w:p>
    <w:p w14:paraId="28F98385" w14:textId="77777777" w:rsidR="0070329F" w:rsidRDefault="00577144">
      <w:r>
        <w:rPr>
          <w:rFonts w:hint="eastAsia"/>
        </w:rPr>
        <w:t>回到桌面后，点击图标再进入系统，显示登录界面，此时若点击登录，则一直提示登录中，不能进入数据查看；若点击返回，则进入了数据查看界面，顺序不对；</w:t>
      </w:r>
    </w:p>
    <w:commentRangeEnd w:id="20"/>
    <w:p w14:paraId="0737416A" w14:textId="77777777" w:rsidR="0070329F" w:rsidRDefault="00ED0FFC">
      <w:r>
        <w:rPr>
          <w:rStyle w:val="a5"/>
        </w:rPr>
        <w:commentReference w:id="20"/>
      </w:r>
    </w:p>
    <w:p w14:paraId="6DD5268B" w14:textId="77777777" w:rsidR="0070329F" w:rsidRDefault="00577144">
      <w:r>
        <w:rPr>
          <w:rFonts w:hint="eastAsia"/>
        </w:rPr>
        <w:t>应该是：后台启动中，点击图标进入数据查看；后台关闭，点击图标进入登录界面；</w:t>
      </w:r>
    </w:p>
    <w:sectPr w:rsidR="0070329F">
      <w:headerReference w:type="default" r:id="rId23"/>
      <w:pgSz w:w="11906" w:h="16838"/>
      <w:pgMar w:top="1134" w:right="1134" w:bottom="1134" w:left="1134" w:header="851" w:footer="992" w:gutter="0"/>
      <w:cols w:space="0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杨磊" w:date="2017-09-19T09:03:00Z" w:initials="杨磊">
    <w:p w14:paraId="3A0B59BF" w14:textId="0D4ED1EB" w:rsidR="005B7B66" w:rsidRPr="00610474" w:rsidRDefault="005B7B66">
      <w:pPr>
        <w:pStyle w:val="a6"/>
        <w:rPr>
          <w:color w:val="00B050"/>
        </w:rPr>
      </w:pPr>
      <w:r>
        <w:rPr>
          <w:rStyle w:val="a5"/>
        </w:rPr>
        <w:annotationRef/>
      </w:r>
      <w:r w:rsidR="00ED0FFC" w:rsidRPr="00610474">
        <w:rPr>
          <w:rFonts w:hint="eastAsia"/>
          <w:color w:val="00B050"/>
        </w:rPr>
        <w:t>按照</w:t>
      </w:r>
      <w:r w:rsidR="00ED0FFC" w:rsidRPr="00610474">
        <w:rPr>
          <w:rFonts w:hint="eastAsia"/>
          <w:color w:val="00B050"/>
        </w:rPr>
        <w:t xml:space="preserve">   APP</w:t>
      </w:r>
      <w:r w:rsidR="00ED0FFC" w:rsidRPr="00610474">
        <w:rPr>
          <w:rFonts w:hint="eastAsia"/>
          <w:color w:val="00B050"/>
        </w:rPr>
        <w:t>界面修改</w:t>
      </w:r>
      <w:r w:rsidR="00ED0FFC" w:rsidRPr="00610474">
        <w:rPr>
          <w:rFonts w:hint="eastAsia"/>
          <w:color w:val="00B050"/>
        </w:rPr>
        <w:t xml:space="preserve">20170912  </w:t>
      </w:r>
      <w:r w:rsidR="00ED0FFC" w:rsidRPr="00610474">
        <w:rPr>
          <w:rFonts w:hint="eastAsia"/>
          <w:color w:val="00B050"/>
        </w:rPr>
        <w:t>进行调整。</w:t>
      </w:r>
      <w:r w:rsidR="001A495B" w:rsidRPr="00610474">
        <w:rPr>
          <w:rFonts w:hint="eastAsia"/>
          <w:color w:val="00B050"/>
        </w:rPr>
        <w:t>图片已经调整</w:t>
      </w:r>
    </w:p>
    <w:p w14:paraId="6A24A637" w14:textId="77777777" w:rsidR="005956D7" w:rsidRPr="00610474" w:rsidRDefault="005956D7">
      <w:pPr>
        <w:pStyle w:val="a6"/>
        <w:rPr>
          <w:color w:val="00B050"/>
        </w:rPr>
      </w:pPr>
    </w:p>
    <w:p w14:paraId="1B0986B7" w14:textId="3C0312EE" w:rsidR="005956D7" w:rsidRDefault="005956D7">
      <w:pPr>
        <w:pStyle w:val="a6"/>
        <w:rPr>
          <w:color w:val="00B050"/>
        </w:rPr>
      </w:pPr>
      <w:r w:rsidRPr="00610474">
        <w:rPr>
          <w:rFonts w:hint="eastAsia"/>
          <w:color w:val="00B050"/>
        </w:rPr>
        <w:t>登陆的时候</w:t>
      </w:r>
      <w:r w:rsidRPr="00610474">
        <w:rPr>
          <w:rFonts w:hint="eastAsia"/>
          <w:color w:val="00B050"/>
        </w:rPr>
        <w:t xml:space="preserve"> </w:t>
      </w:r>
      <w:r w:rsidRPr="00610474">
        <w:rPr>
          <w:rFonts w:hint="eastAsia"/>
          <w:color w:val="00B050"/>
        </w:rPr>
        <w:t>默认用户名写上</w:t>
      </w:r>
      <w:r w:rsidRPr="00610474">
        <w:rPr>
          <w:rFonts w:hint="eastAsia"/>
          <w:color w:val="00B050"/>
        </w:rPr>
        <w:t xml:space="preserve"> </w:t>
      </w:r>
      <w:r w:rsidRPr="00610474">
        <w:rPr>
          <w:rFonts w:hint="eastAsia"/>
          <w:color w:val="00B050"/>
        </w:rPr>
        <w:t>管理员</w:t>
      </w:r>
    </w:p>
    <w:p w14:paraId="1FB9E8F4" w14:textId="3A2A8A8B" w:rsidR="00610474" w:rsidRDefault="00610474">
      <w:pPr>
        <w:pStyle w:val="a6"/>
        <w:rPr>
          <w:rFonts w:hint="eastAsia"/>
        </w:rPr>
      </w:pPr>
      <w:r>
        <w:rPr>
          <w:rFonts w:hint="eastAsia"/>
          <w:color w:val="00B050"/>
        </w:rPr>
        <w:t>fixed</w:t>
      </w:r>
      <w:bookmarkStart w:id="14" w:name="_GoBack"/>
      <w:bookmarkEnd w:id="14"/>
    </w:p>
    <w:p w14:paraId="607EBD5D" w14:textId="77777777" w:rsidR="00ED0FFC" w:rsidRDefault="00ED0FFC">
      <w:pPr>
        <w:pStyle w:val="a6"/>
      </w:pPr>
    </w:p>
  </w:comment>
  <w:comment w:id="15" w:author="Jinlin su" w:date="2017-09-19T09:44:00Z" w:initials="Js">
    <w:p w14:paraId="2BCDB8AD" w14:textId="0E32977F" w:rsidR="00326FF3" w:rsidRDefault="00326FF3">
      <w:pPr>
        <w:pStyle w:val="a6"/>
      </w:pPr>
      <w:r>
        <w:rPr>
          <w:rStyle w:val="a5"/>
        </w:rPr>
        <w:annotationRef/>
      </w:r>
    </w:p>
  </w:comment>
  <w:comment w:id="16" w:author="杨磊" w:date="2017-09-19T09:19:00Z" w:initials="杨磊">
    <w:p w14:paraId="23D7C9B0" w14:textId="2556B831" w:rsidR="001A495B" w:rsidRPr="00341DCC" w:rsidRDefault="001A495B">
      <w:pPr>
        <w:pStyle w:val="a6"/>
        <w:rPr>
          <w:color w:val="00B050"/>
        </w:rPr>
      </w:pPr>
      <w:r>
        <w:rPr>
          <w:rStyle w:val="a5"/>
        </w:rPr>
        <w:annotationRef/>
      </w:r>
      <w:r w:rsidRPr="00341DCC">
        <w:rPr>
          <w:rFonts w:hint="eastAsia"/>
          <w:color w:val="00B050"/>
        </w:rPr>
        <w:t>是否缺液</w:t>
      </w:r>
      <w:r w:rsidRPr="00341DCC">
        <w:rPr>
          <w:rFonts w:hint="eastAsia"/>
          <w:color w:val="00B050"/>
        </w:rPr>
        <w:t xml:space="preserve">   </w:t>
      </w:r>
      <w:r w:rsidRPr="00341DCC">
        <w:rPr>
          <w:rFonts w:hint="eastAsia"/>
          <w:color w:val="00B050"/>
        </w:rPr>
        <w:t>字体改小</w:t>
      </w:r>
      <w:r w:rsidRPr="00341DCC">
        <w:rPr>
          <w:rFonts w:hint="eastAsia"/>
          <w:color w:val="00B050"/>
        </w:rPr>
        <w:t xml:space="preserve"> 1-2</w:t>
      </w:r>
      <w:r w:rsidRPr="00341DCC">
        <w:rPr>
          <w:rFonts w:hint="eastAsia"/>
          <w:color w:val="00B050"/>
        </w:rPr>
        <w:t>号，</w:t>
      </w:r>
      <w:r w:rsidRPr="00341DCC">
        <w:rPr>
          <w:rFonts w:hint="eastAsia"/>
          <w:color w:val="00B050"/>
        </w:rPr>
        <w:t xml:space="preserve"> </w:t>
      </w:r>
      <w:r w:rsidRPr="00341DCC">
        <w:rPr>
          <w:rFonts w:hint="eastAsia"/>
          <w:color w:val="00B050"/>
        </w:rPr>
        <w:t>要突出显示</w:t>
      </w:r>
      <w:r w:rsidRPr="00341DCC">
        <w:rPr>
          <w:rFonts w:hint="eastAsia"/>
          <w:color w:val="00B050"/>
        </w:rPr>
        <w:t xml:space="preserve"> </w:t>
      </w:r>
      <w:r w:rsidRPr="00341DCC">
        <w:rPr>
          <w:rFonts w:hint="eastAsia"/>
          <w:color w:val="00B050"/>
        </w:rPr>
        <w:t>中间项目。</w:t>
      </w:r>
    </w:p>
    <w:p w14:paraId="79D617A9" w14:textId="77777777" w:rsidR="001A495B" w:rsidRPr="00341DCC" w:rsidRDefault="001A495B">
      <w:pPr>
        <w:pStyle w:val="a6"/>
        <w:rPr>
          <w:color w:val="00B050"/>
        </w:rPr>
      </w:pPr>
    </w:p>
    <w:p w14:paraId="0AE4E4C7" w14:textId="5B6BDC3B" w:rsidR="001A495B" w:rsidRPr="00341DCC" w:rsidRDefault="001A495B">
      <w:pPr>
        <w:pStyle w:val="a6"/>
        <w:rPr>
          <w:color w:val="00B050"/>
        </w:rPr>
      </w:pPr>
      <w:r w:rsidRPr="00341DCC">
        <w:rPr>
          <w:rFonts w:hint="eastAsia"/>
          <w:color w:val="00B050"/>
        </w:rPr>
        <w:t>项目背景色</w:t>
      </w:r>
      <w:r w:rsidRPr="00341DCC">
        <w:rPr>
          <w:rFonts w:hint="eastAsia"/>
          <w:color w:val="00B050"/>
        </w:rPr>
        <w:t xml:space="preserve"> </w:t>
      </w:r>
      <w:r w:rsidRPr="00341DCC">
        <w:rPr>
          <w:rFonts w:hint="eastAsia"/>
          <w:color w:val="00B050"/>
        </w:rPr>
        <w:t>改为</w:t>
      </w:r>
      <w:r w:rsidRPr="00341DCC">
        <w:rPr>
          <w:rFonts w:hint="eastAsia"/>
          <w:color w:val="00B050"/>
        </w:rPr>
        <w:t xml:space="preserve"> </w:t>
      </w:r>
      <w:r w:rsidRPr="00341DCC">
        <w:rPr>
          <w:rFonts w:hint="eastAsia"/>
          <w:color w:val="00B050"/>
        </w:rPr>
        <w:t>白色</w:t>
      </w:r>
    </w:p>
    <w:p w14:paraId="53EC9BB3" w14:textId="40BA643A" w:rsidR="001A495B" w:rsidRDefault="001A495B">
      <w:pPr>
        <w:pStyle w:val="a6"/>
        <w:rPr>
          <w:color w:val="00B050"/>
        </w:rPr>
      </w:pPr>
      <w:r w:rsidRPr="00341DCC">
        <w:rPr>
          <w:rFonts w:hint="eastAsia"/>
          <w:color w:val="00B050"/>
        </w:rPr>
        <w:t>主界面背景色</w:t>
      </w:r>
      <w:r w:rsidRPr="00341DCC">
        <w:rPr>
          <w:rFonts w:hint="eastAsia"/>
          <w:color w:val="00B050"/>
        </w:rPr>
        <w:t xml:space="preserve"> </w:t>
      </w:r>
      <w:r w:rsidRPr="00341DCC">
        <w:rPr>
          <w:rFonts w:hint="eastAsia"/>
          <w:color w:val="00B050"/>
        </w:rPr>
        <w:t>为浅白带一点灰色的</w:t>
      </w:r>
      <w:r w:rsidRPr="00341DCC">
        <w:rPr>
          <w:rFonts w:hint="eastAsia"/>
          <w:color w:val="00B050"/>
        </w:rPr>
        <w:t xml:space="preserve"> </w:t>
      </w:r>
      <w:r w:rsidRPr="00341DCC">
        <w:rPr>
          <w:rFonts w:hint="eastAsia"/>
          <w:color w:val="00B050"/>
        </w:rPr>
        <w:t>具体参考效果图。</w:t>
      </w:r>
    </w:p>
    <w:p w14:paraId="5A626D0C" w14:textId="0CFE49D7" w:rsidR="00341DCC" w:rsidRPr="001A495B" w:rsidRDefault="00341DCC">
      <w:pPr>
        <w:pStyle w:val="a6"/>
        <w:rPr>
          <w:rFonts w:hint="eastAsia"/>
        </w:rPr>
      </w:pPr>
      <w:r>
        <w:rPr>
          <w:rFonts w:hint="eastAsia"/>
          <w:color w:val="00B050"/>
        </w:rPr>
        <w:t>fixed</w:t>
      </w:r>
    </w:p>
  </w:comment>
  <w:comment w:id="17" w:author="杨磊" w:date="2017-09-19T09:35:00Z" w:initials="杨磊">
    <w:p w14:paraId="579BC518" w14:textId="77777777" w:rsidR="009145D4" w:rsidRDefault="009145D4" w:rsidP="009145D4">
      <w:r>
        <w:rPr>
          <w:rStyle w:val="a5"/>
        </w:rPr>
        <w:annotationRef/>
      </w:r>
      <w:r w:rsidRPr="000C30A1">
        <w:rPr>
          <w:noProof/>
        </w:rPr>
        <w:drawing>
          <wp:inline distT="0" distB="0" distL="0" distR="0" wp14:anchorId="6E5BFDC6" wp14:editId="5A238087">
            <wp:extent cx="5270500" cy="23298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01C3" w14:textId="77777777" w:rsidR="009145D4" w:rsidRDefault="009145D4" w:rsidP="009145D4">
      <w:r w:rsidRPr="000C30A1">
        <w:rPr>
          <w:noProof/>
        </w:rPr>
        <w:drawing>
          <wp:inline distT="0" distB="0" distL="0" distR="0" wp14:anchorId="1F068E97" wp14:editId="5998FEA3">
            <wp:extent cx="5270500" cy="267271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59BA" w14:textId="77777777" w:rsidR="009145D4" w:rsidRDefault="009145D4" w:rsidP="009145D4">
      <w:r w:rsidRPr="000C30A1">
        <w:rPr>
          <w:noProof/>
        </w:rPr>
        <w:drawing>
          <wp:inline distT="0" distB="0" distL="0" distR="0" wp14:anchorId="5D6D8D81" wp14:editId="4EDA62FB">
            <wp:extent cx="5270500" cy="2585720"/>
            <wp:effectExtent l="0" t="0" r="1270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95F9" w14:textId="59EC418E" w:rsidR="009145D4" w:rsidRDefault="009145D4">
      <w:pPr>
        <w:pStyle w:val="a6"/>
      </w:pPr>
    </w:p>
    <w:p w14:paraId="2B141E36" w14:textId="51DDD836" w:rsidR="009145D4" w:rsidRPr="009145D4" w:rsidRDefault="009145D4">
      <w:pPr>
        <w:pStyle w:val="a6"/>
      </w:pPr>
      <w:r>
        <w:rPr>
          <w:rFonts w:hint="eastAsia"/>
        </w:rPr>
        <w:t>网络库给你的是</w:t>
      </w:r>
      <w:r>
        <w:rPr>
          <w:rFonts w:hint="eastAsia"/>
        </w:rPr>
        <w:t>3</w:t>
      </w:r>
      <w:r>
        <w:rPr>
          <w:rFonts w:hint="eastAsia"/>
        </w:rPr>
        <w:t>个设备，其中</w:t>
      </w:r>
      <w:r>
        <w:rPr>
          <w:rFonts w:hint="eastAsia"/>
        </w:rPr>
        <w:t>2</w:t>
      </w:r>
      <w:r>
        <w:rPr>
          <w:rFonts w:hint="eastAsia"/>
        </w:rPr>
        <w:t>个有数据，</w:t>
      </w:r>
      <w:r>
        <w:rPr>
          <w:rFonts w:hint="eastAsia"/>
        </w:rPr>
        <w:t xml:space="preserve">ph </w:t>
      </w:r>
      <w:r>
        <w:rPr>
          <w:rFonts w:hint="eastAsia"/>
        </w:rPr>
        <w:t>值有数据，没单位。是不是格式化时力判断了单位。</w:t>
      </w:r>
    </w:p>
  </w:comment>
  <w:comment w:id="18" w:author="杨磊" w:date="2017-09-19T08:53:00Z" w:initials="杨磊">
    <w:p w14:paraId="793395D6" w14:textId="77777777" w:rsidR="0065703B" w:rsidRDefault="0065703B">
      <w:pPr>
        <w:pStyle w:val="a6"/>
      </w:pPr>
      <w:r>
        <w:rPr>
          <w:rStyle w:val="a5"/>
        </w:rPr>
        <w:annotationRef/>
      </w:r>
      <w:r w:rsidR="006C6169">
        <w:rPr>
          <w:rFonts w:hint="eastAsia"/>
        </w:rPr>
        <w:t>我测试的时候，自动登录钩上之后，导致用户名，密码为空。然后点取消，界面上没数据。</w:t>
      </w:r>
    </w:p>
    <w:p w14:paraId="4B083903" w14:textId="77777777" w:rsidR="006C6169" w:rsidRDefault="006C6169">
      <w:pPr>
        <w:pStyle w:val="a6"/>
      </w:pPr>
    </w:p>
    <w:p w14:paraId="1580151D" w14:textId="77777777" w:rsidR="006C6169" w:rsidRPr="006C6169" w:rsidRDefault="006C6169">
      <w:pPr>
        <w:pStyle w:val="a6"/>
      </w:pPr>
      <w:r>
        <w:rPr>
          <w:rFonts w:hint="eastAsia"/>
        </w:rPr>
        <w:t>建议调整，自动登录属性仅用于</w:t>
      </w:r>
      <w:r>
        <w:t xml:space="preserve">app </w:t>
      </w:r>
      <w:r>
        <w:rPr>
          <w:rFonts w:hint="eastAsia"/>
        </w:rPr>
        <w:t>首次点击登陆，如果用户点击取消，自动登录不再激活。</w:t>
      </w:r>
    </w:p>
  </w:comment>
  <w:comment w:id="19" w:author="杨磊" w:date="2017-09-19T08:51:00Z" w:initials="杨磊">
    <w:p w14:paraId="6DB6B806" w14:textId="77777777" w:rsidR="00321E62" w:rsidRDefault="00321E62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此处服务器调整，</w:t>
      </w:r>
      <w:r>
        <w:rPr>
          <w:rFonts w:hint="eastAsia"/>
        </w:rPr>
        <w:t>app</w:t>
      </w:r>
      <w:r>
        <w:rPr>
          <w:rFonts w:hint="eastAsia"/>
        </w:rPr>
        <w:t>不用修改。</w:t>
      </w:r>
    </w:p>
  </w:comment>
  <w:comment w:id="20" w:author="杨磊" w:date="2017-09-19T09:10:00Z" w:initials="杨磊">
    <w:p w14:paraId="15BEAAC1" w14:textId="77777777" w:rsidR="00ED0FFC" w:rsidRDefault="00ED0FFC">
      <w:pPr>
        <w:pStyle w:val="a6"/>
      </w:pPr>
      <w:r>
        <w:rPr>
          <w:rStyle w:val="a5"/>
        </w:rPr>
        <w:annotationRef/>
      </w:r>
      <w:r>
        <w:t>A</w:t>
      </w:r>
      <w:r>
        <w:rPr>
          <w:rFonts w:hint="eastAsia"/>
        </w:rPr>
        <w:t xml:space="preserve">pp </w:t>
      </w:r>
      <w:r>
        <w:rPr>
          <w:rFonts w:hint="eastAsia"/>
        </w:rPr>
        <w:t>退出的时候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close</w:t>
      </w:r>
      <w:r>
        <w:rPr>
          <w:rFonts w:hint="eastAsia"/>
        </w:rPr>
        <w:t>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07EBD5D" w15:done="0"/>
  <w15:commentEx w15:paraId="2BCDB8AD" w15:done="0"/>
  <w15:commentEx w15:paraId="5A626D0C" w15:done="0"/>
  <w15:commentEx w15:paraId="2B141E36" w15:done="0"/>
  <w15:commentEx w15:paraId="1580151D" w15:done="0"/>
  <w15:commentEx w15:paraId="6DB6B806" w15:done="0"/>
  <w15:commentEx w15:paraId="15BEAAC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4A98FC" w14:textId="77777777" w:rsidR="00A874FA" w:rsidRDefault="00A874FA">
      <w:r>
        <w:separator/>
      </w:r>
    </w:p>
  </w:endnote>
  <w:endnote w:type="continuationSeparator" w:id="0">
    <w:p w14:paraId="745608EF" w14:textId="77777777" w:rsidR="00A874FA" w:rsidRDefault="00A87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AE0EAE" w14:textId="77777777" w:rsidR="00A874FA" w:rsidRDefault="00A874FA">
      <w:r>
        <w:separator/>
      </w:r>
    </w:p>
  </w:footnote>
  <w:footnote w:type="continuationSeparator" w:id="0">
    <w:p w14:paraId="793F0C52" w14:textId="77777777" w:rsidR="00A874FA" w:rsidRDefault="00A874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51BF8" w14:textId="77777777" w:rsidR="0070329F" w:rsidRDefault="0070329F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A7036D" w14:textId="77777777" w:rsidR="0070329F" w:rsidRDefault="0070329F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C14D5" w14:textId="77777777" w:rsidR="0070329F" w:rsidRDefault="0070329F">
    <w:pPr>
      <w:pStyle w:val="a4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06A67" w14:textId="77777777" w:rsidR="0070329F" w:rsidRDefault="0070329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BF9AB3"/>
    <w:multiLevelType w:val="singleLevel"/>
    <w:tmpl w:val="59BF9AB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 w15:restartNumberingAfterBreak="0">
    <w:nsid w:val="59BF9AD1"/>
    <w:multiLevelType w:val="singleLevel"/>
    <w:tmpl w:val="59BF9AD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inlin su">
    <w15:presenceInfo w15:providerId="Windows Live" w15:userId="80c117072bb9f08e"/>
  </w15:person>
  <w15:person w15:author="杨磊">
    <w15:presenceInfo w15:providerId="Windows Live" w15:userId="6ca45b493b08b3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682A46"/>
    <w:rsid w:val="001A495B"/>
    <w:rsid w:val="00321E62"/>
    <w:rsid w:val="00326FF3"/>
    <w:rsid w:val="00341DCC"/>
    <w:rsid w:val="00420D3F"/>
    <w:rsid w:val="0049276E"/>
    <w:rsid w:val="00577144"/>
    <w:rsid w:val="005956D7"/>
    <w:rsid w:val="005B7B66"/>
    <w:rsid w:val="00610474"/>
    <w:rsid w:val="0065703B"/>
    <w:rsid w:val="006C6169"/>
    <w:rsid w:val="0070329F"/>
    <w:rsid w:val="007E11FD"/>
    <w:rsid w:val="009145D4"/>
    <w:rsid w:val="009249C6"/>
    <w:rsid w:val="00A874FA"/>
    <w:rsid w:val="00DA10A7"/>
    <w:rsid w:val="00ED0FFC"/>
    <w:rsid w:val="159D6968"/>
    <w:rsid w:val="24F86A15"/>
    <w:rsid w:val="3D827C1B"/>
    <w:rsid w:val="3E980EC1"/>
    <w:rsid w:val="44682A46"/>
    <w:rsid w:val="7C82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5557C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annotation reference"/>
    <w:basedOn w:val="a0"/>
    <w:rsid w:val="00321E62"/>
    <w:rPr>
      <w:sz w:val="21"/>
      <w:szCs w:val="21"/>
    </w:rPr>
  </w:style>
  <w:style w:type="paragraph" w:styleId="a6">
    <w:name w:val="annotation text"/>
    <w:basedOn w:val="a"/>
    <w:link w:val="Char"/>
    <w:rsid w:val="00321E62"/>
    <w:pPr>
      <w:jc w:val="left"/>
    </w:pPr>
  </w:style>
  <w:style w:type="character" w:customStyle="1" w:styleId="Char">
    <w:name w:val="批注文字 Char"/>
    <w:basedOn w:val="a0"/>
    <w:link w:val="a6"/>
    <w:rsid w:val="00321E62"/>
    <w:rPr>
      <w:kern w:val="2"/>
      <w:sz w:val="21"/>
      <w:szCs w:val="24"/>
    </w:rPr>
  </w:style>
  <w:style w:type="paragraph" w:styleId="a7">
    <w:name w:val="annotation subject"/>
    <w:basedOn w:val="a6"/>
    <w:next w:val="a6"/>
    <w:link w:val="Char0"/>
    <w:rsid w:val="00321E62"/>
    <w:rPr>
      <w:b/>
      <w:bCs/>
    </w:rPr>
  </w:style>
  <w:style w:type="character" w:customStyle="1" w:styleId="Char0">
    <w:name w:val="批注主题 Char"/>
    <w:basedOn w:val="Char"/>
    <w:link w:val="a7"/>
    <w:rsid w:val="00321E62"/>
    <w:rPr>
      <w:b/>
      <w:bCs/>
      <w:kern w:val="2"/>
      <w:sz w:val="21"/>
      <w:szCs w:val="24"/>
    </w:rPr>
  </w:style>
  <w:style w:type="paragraph" w:styleId="a8">
    <w:name w:val="Balloon Text"/>
    <w:basedOn w:val="a"/>
    <w:link w:val="Char1"/>
    <w:rsid w:val="00321E62"/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8"/>
    <w:rsid w:val="00321E62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aillean@126.com</Company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易小艳</dc:creator>
  <cp:lastModifiedBy>Jinlin su</cp:lastModifiedBy>
  <cp:revision>8</cp:revision>
  <dcterms:created xsi:type="dcterms:W3CDTF">2017-09-18T01:13:00Z</dcterms:created>
  <dcterms:modified xsi:type="dcterms:W3CDTF">2017-09-19T11:09:00Z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